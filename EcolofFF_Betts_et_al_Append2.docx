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FF96" w14:textId="77777777" w:rsidR="00300814" w:rsidRPr="00443961" w:rsidRDefault="00300814" w:rsidP="00300814">
      <w:pPr>
        <w:jc w:val="center"/>
        <w:rPr>
          <w:rFonts w:cs="Times New Roman"/>
          <w:i/>
          <w:iCs/>
          <w:szCs w:val="24"/>
        </w:rPr>
      </w:pPr>
      <w:r w:rsidRPr="00A805D1">
        <w:rPr>
          <w:rFonts w:cs="Times New Roman"/>
          <w:i/>
          <w:iCs/>
          <w:szCs w:val="24"/>
        </w:rPr>
        <w:t>Ecology</w:t>
      </w:r>
      <w:r>
        <w:rPr>
          <w:rFonts w:cs="Times New Roman"/>
          <w:i/>
          <w:iCs/>
          <w:szCs w:val="24"/>
        </w:rPr>
        <w:t xml:space="preserve"> of Freshwater Fish</w:t>
      </w:r>
    </w:p>
    <w:p w14:paraId="0A3F16CE" w14:textId="77777777" w:rsidR="00300814" w:rsidRPr="00BC5414" w:rsidRDefault="00300814" w:rsidP="00D00F7F">
      <w:pPr>
        <w:spacing w:line="276" w:lineRule="auto"/>
        <w:jc w:val="center"/>
        <w:rPr>
          <w:rFonts w:cs="Times New Roman"/>
          <w:i/>
          <w:iCs/>
          <w:szCs w:val="24"/>
        </w:rPr>
      </w:pPr>
    </w:p>
    <w:p w14:paraId="315A934F" w14:textId="77777777" w:rsidR="00D00F7F" w:rsidRDefault="00052800" w:rsidP="00D00F7F">
      <w:pPr>
        <w:spacing w:line="276" w:lineRule="auto"/>
        <w:ind w:firstLine="720"/>
        <w:jc w:val="center"/>
        <w:rPr>
          <w:rFonts w:cs="Times New Roman"/>
          <w:szCs w:val="24"/>
        </w:rPr>
      </w:pPr>
      <w:r w:rsidRPr="00052800">
        <w:rPr>
          <w:rFonts w:cs="Times New Roman"/>
          <w:szCs w:val="24"/>
        </w:rPr>
        <w:t xml:space="preserve">Mr. Mom: </w:t>
      </w:r>
      <w:r w:rsidRPr="00052800">
        <w:rPr>
          <w:rFonts w:cs="Times New Roman"/>
          <w:i/>
          <w:szCs w:val="24"/>
        </w:rPr>
        <w:t>Nocomis</w:t>
      </w:r>
      <w:r w:rsidRPr="00052800">
        <w:rPr>
          <w:rFonts w:cs="Times New Roman"/>
          <w:szCs w:val="24"/>
        </w:rPr>
        <w:t xml:space="preserve"> embryo-burying effectively increases embryo survival amidst predation by all mutualism participants</w:t>
      </w:r>
      <w:r w:rsidRPr="00052800" w:rsidDel="00693A7A">
        <w:rPr>
          <w:rFonts w:cs="Times New Roman"/>
          <w:szCs w:val="24"/>
        </w:rPr>
        <w:t xml:space="preserve"> </w:t>
      </w:r>
    </w:p>
    <w:p w14:paraId="7AD2198F" w14:textId="50E342A9" w:rsidR="00300814" w:rsidRDefault="00300814" w:rsidP="00D00F7F">
      <w:pPr>
        <w:spacing w:before="240" w:line="276" w:lineRule="auto"/>
        <w:ind w:firstLine="720"/>
        <w:jc w:val="center"/>
        <w:rPr>
          <w:rFonts w:cs="Times New Roman"/>
          <w:szCs w:val="24"/>
          <w:vertAlign w:val="superscript"/>
        </w:rPr>
      </w:pPr>
      <w:r w:rsidRPr="00B155EE">
        <w:rPr>
          <w:rFonts w:cs="Times New Roman"/>
          <w:szCs w:val="24"/>
        </w:rPr>
        <w:t>Madison M. Betts</w:t>
      </w:r>
      <w:r w:rsidRPr="00B155EE">
        <w:rPr>
          <w:rFonts w:cs="Times New Roman"/>
          <w:szCs w:val="24"/>
          <w:vertAlign w:val="superscript"/>
        </w:rPr>
        <w:t>1</w:t>
      </w:r>
      <w:r w:rsidRPr="00B155EE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David C. Haak</w:t>
      </w:r>
      <w:r>
        <w:rPr>
          <w:rFonts w:cs="Times New Roman"/>
          <w:szCs w:val="24"/>
          <w:vertAlign w:val="superscript"/>
        </w:rPr>
        <w:t>2</w:t>
      </w:r>
      <w:r>
        <w:rPr>
          <w:rFonts w:cs="Times New Roman"/>
          <w:szCs w:val="24"/>
        </w:rPr>
        <w:t xml:space="preserve">, </w:t>
      </w:r>
      <w:r w:rsidRPr="00B155EE">
        <w:rPr>
          <w:rFonts w:cs="Times New Roman"/>
          <w:szCs w:val="24"/>
        </w:rPr>
        <w:t xml:space="preserve">Eric </w:t>
      </w:r>
      <w:r>
        <w:rPr>
          <w:rFonts w:cs="Times New Roman"/>
          <w:szCs w:val="24"/>
        </w:rPr>
        <w:t xml:space="preserve">M. </w:t>
      </w:r>
      <w:r w:rsidRPr="00B155EE">
        <w:rPr>
          <w:rFonts w:cs="Times New Roman"/>
          <w:szCs w:val="24"/>
        </w:rPr>
        <w:t>Hallerman</w:t>
      </w:r>
      <w:r w:rsidRPr="00B155EE">
        <w:rPr>
          <w:rFonts w:cs="Times New Roman"/>
          <w:szCs w:val="24"/>
          <w:vertAlign w:val="superscript"/>
        </w:rPr>
        <w:t>1</w:t>
      </w:r>
      <w:r>
        <w:rPr>
          <w:rFonts w:cs="Times New Roman"/>
          <w:szCs w:val="24"/>
        </w:rPr>
        <w:t>, E</w:t>
      </w:r>
      <w:r w:rsidRPr="00B155EE">
        <w:rPr>
          <w:rFonts w:cs="Times New Roman"/>
          <w:szCs w:val="24"/>
        </w:rPr>
        <w:t>ugene G. Maurakis</w:t>
      </w:r>
      <w:r>
        <w:rPr>
          <w:rFonts w:cs="Times New Roman"/>
          <w:szCs w:val="24"/>
          <w:vertAlign w:val="superscript"/>
        </w:rPr>
        <w:t>3</w:t>
      </w:r>
      <w:r>
        <w:rPr>
          <w:rFonts w:cs="Times New Roman"/>
          <w:szCs w:val="24"/>
        </w:rPr>
        <w:t xml:space="preserve">, </w:t>
      </w:r>
      <w:r w:rsidRPr="00B155EE">
        <w:rPr>
          <w:rFonts w:cs="Times New Roman"/>
          <w:szCs w:val="24"/>
        </w:rPr>
        <w:t>Emmanuel A. Frimpong</w:t>
      </w:r>
      <w:r w:rsidRPr="00B155EE">
        <w:rPr>
          <w:rFonts w:cs="Times New Roman"/>
          <w:szCs w:val="24"/>
          <w:vertAlign w:val="superscript"/>
        </w:rPr>
        <w:t>1</w:t>
      </w:r>
      <w:r w:rsidR="00A4797B">
        <w:rPr>
          <w:rFonts w:cs="Times New Roman"/>
          <w:szCs w:val="24"/>
          <w:vertAlign w:val="superscript"/>
        </w:rPr>
        <w:t>*</w:t>
      </w:r>
    </w:p>
    <w:p w14:paraId="692B7750" w14:textId="77777777" w:rsidR="00300814" w:rsidRDefault="00D00F7F" w:rsidP="00D00F7F">
      <w:pPr>
        <w:spacing w:line="48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APPENDIX S2</w:t>
      </w:r>
      <w:r w:rsidR="00300814" w:rsidRPr="00443961">
        <w:rPr>
          <w:rFonts w:cs="Times New Roman"/>
          <w:szCs w:val="24"/>
        </w:rPr>
        <w:t xml:space="preserve"> </w:t>
      </w:r>
    </w:p>
    <w:p w14:paraId="438D1559" w14:textId="04052938" w:rsidR="00D00F7F" w:rsidRPr="00DC61C8" w:rsidRDefault="00D00F7F" w:rsidP="00D00F7F">
      <w:pPr>
        <w:pStyle w:val="Caption"/>
        <w:keepNext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302">
        <w:rPr>
          <w:rFonts w:ascii="Times New Roman" w:hAnsi="Times New Roman" w:cs="Times New Roman"/>
          <w:iCs w:val="0"/>
          <w:color w:val="auto"/>
          <w:sz w:val="24"/>
          <w:szCs w:val="24"/>
        </w:rPr>
        <w:t xml:space="preserve">Table </w:t>
      </w:r>
      <w:r w:rsidR="00A4797B" w:rsidRPr="00E20302">
        <w:rPr>
          <w:rFonts w:ascii="Times New Roman" w:hAnsi="Times New Roman" w:cs="Times New Roman"/>
          <w:iCs w:val="0"/>
          <w:color w:val="auto"/>
          <w:sz w:val="24"/>
          <w:szCs w:val="24"/>
        </w:rPr>
        <w:t>S1</w:t>
      </w:r>
      <w:r w:rsidRPr="00DC61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bookmarkStart w:id="0" w:name="_Hlk135670552"/>
      <w:r w:rsidRPr="00DC61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Tukey HSD results for embryo predation experiment conducted in Toms Creek, VA, during summer 2021-2022 at </w:t>
      </w:r>
      <w:bookmarkStart w:id="1" w:name="_Hlk136509814"/>
      <w:r w:rsidRPr="00DC61C8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α </w:t>
      </w:r>
      <w:r w:rsidRPr="00DC61C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= 0.05</w:t>
      </w:r>
      <w:bookmarkEnd w:id="1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2012"/>
        <w:gridCol w:w="1255"/>
        <w:gridCol w:w="865"/>
        <w:gridCol w:w="766"/>
        <w:gridCol w:w="1280"/>
        <w:gridCol w:w="1276"/>
      </w:tblGrid>
      <w:tr w:rsidR="00D00F7F" w:rsidRPr="00B155EE" w14:paraId="5C5A00D1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1678D6A5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bookmarkStart w:id="2" w:name="_Hlk136508650"/>
            <w:bookmarkEnd w:id="0"/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34CF2D37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B067671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1FA9044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</w:tcPr>
          <w:p w14:paraId="547D318E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5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E2FEE8" w14:textId="7777777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95% Confidence Interval</w:t>
            </w:r>
          </w:p>
        </w:tc>
      </w:tr>
      <w:tr w:rsidR="00D8058F" w:rsidRPr="00B155EE" w14:paraId="647107DB" w14:textId="77777777" w:rsidTr="007665FB"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DE3968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Section</w:t>
            </w:r>
            <w:r w:rsidRPr="00B155EE">
              <w:rPr>
                <w:rFonts w:cs="Times New Roman"/>
                <w:b/>
                <w:sz w:val="20"/>
                <w:szCs w:val="20"/>
              </w:rPr>
              <w:t xml:space="preserve"> (A)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4CF856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Section</w:t>
            </w:r>
            <w:r w:rsidRPr="00B155EE">
              <w:rPr>
                <w:rFonts w:cs="Times New Roman"/>
                <w:b/>
                <w:sz w:val="20"/>
                <w:szCs w:val="20"/>
              </w:rPr>
              <w:t xml:space="preserve"> (B)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DFE5DD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155EE">
              <w:rPr>
                <w:rFonts w:cs="Times New Roman"/>
                <w:b/>
                <w:sz w:val="20"/>
                <w:szCs w:val="20"/>
              </w:rPr>
              <w:t>Mean Difference (A-B)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6823B69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155EE">
              <w:rPr>
                <w:rFonts w:cs="Times New Roman"/>
                <w:b/>
                <w:sz w:val="20"/>
                <w:szCs w:val="20"/>
              </w:rPr>
              <w:t>Std. Err Dif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2DE2BE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>p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606453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155EE">
              <w:rPr>
                <w:rFonts w:cs="Times New Roman"/>
                <w:b/>
                <w:sz w:val="20"/>
                <w:szCs w:val="20"/>
              </w:rPr>
              <w:t>Lower Bound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0F57AB4" w14:textId="77777777" w:rsidR="00D00F7F" w:rsidRPr="00B155EE" w:rsidRDefault="00D00F7F" w:rsidP="007665FB">
            <w:pPr>
              <w:spacing w:before="240"/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B155EE">
              <w:rPr>
                <w:rFonts w:cs="Times New Roman"/>
                <w:b/>
                <w:sz w:val="20"/>
                <w:szCs w:val="20"/>
              </w:rPr>
              <w:t>Upper Bound</w:t>
            </w:r>
          </w:p>
        </w:tc>
      </w:tr>
      <w:tr w:rsidR="00D8058F" w:rsidRPr="00B155EE" w14:paraId="6846ED69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5F474CCD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4D5A3D86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70A7C" w14:textId="22A84F3D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43.9</w:t>
            </w:r>
            <w:ins w:id="3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6</w:t>
              </w:r>
            </w:ins>
            <w:del w:id="4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8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559F17E" w14:textId="71589D6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23C53" w14:textId="6F9AA911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&lt;</w:t>
            </w:r>
            <w:r w:rsidRPr="00B155EE">
              <w:rPr>
                <w:rFonts w:cs="Times New Roman"/>
                <w:sz w:val="20"/>
                <w:szCs w:val="20"/>
              </w:rPr>
              <w:t>0.0</w:t>
            </w: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115EB" w14:textId="18FA1733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15.7</w:t>
            </w:r>
            <w:ins w:id="5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1</w:t>
              </w:r>
            </w:ins>
            <w:del w:id="6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3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2A313" w14:textId="4CA41535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72.2</w:t>
            </w:r>
            <w:ins w:id="7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0</w:t>
              </w:r>
            </w:ins>
            <w:del w:id="8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4</w:delText>
              </w:r>
            </w:del>
          </w:p>
        </w:tc>
      </w:tr>
      <w:tr w:rsidR="00D8058F" w:rsidRPr="00B155EE" w14:paraId="34FB5AC6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040EC95D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464F9DB2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1963E" w14:textId="7454661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41.6</w:t>
            </w:r>
            <w:ins w:id="9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10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4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5CDCDE5" w14:textId="50621F7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9.78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0B051" w14:textId="5F5E98E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&lt;</w:t>
            </w:r>
            <w:r w:rsidRPr="00B155EE">
              <w:rPr>
                <w:rFonts w:cs="Times New Roman"/>
                <w:sz w:val="20"/>
                <w:szCs w:val="20"/>
              </w:rPr>
              <w:t>0.0</w:t>
            </w: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90371" w14:textId="4B1DEE3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13.34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5F52B" w14:textId="41BD875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69.9</w:t>
            </w:r>
            <w:ins w:id="11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2</w:t>
              </w:r>
            </w:ins>
            <w:del w:id="12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3</w:delText>
              </w:r>
            </w:del>
          </w:p>
        </w:tc>
      </w:tr>
      <w:tr w:rsidR="00D8058F" w:rsidRPr="00B155EE" w14:paraId="6B13F79B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29D623FD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172F7462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0946B" w14:textId="2C93ED36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34.9</w:t>
            </w:r>
            <w:ins w:id="13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9</w:t>
              </w:r>
            </w:ins>
            <w:del w:id="14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7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F9A84EB" w14:textId="6CDDB825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9.54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A001D" w14:textId="10EE5051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&lt;</w:t>
            </w:r>
            <w:r w:rsidRPr="00B155EE">
              <w:rPr>
                <w:rFonts w:cs="Times New Roman"/>
                <w:sz w:val="20"/>
                <w:szCs w:val="20"/>
              </w:rPr>
              <w:t>0.0</w:t>
            </w: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34316" w14:textId="192B2000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7.</w:t>
            </w:r>
            <w:ins w:id="15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40</w:t>
              </w:r>
            </w:ins>
            <w:del w:id="16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38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161DB" w14:textId="5F9ABAD8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62.5</w:t>
            </w:r>
            <w:ins w:id="17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7</w:t>
              </w:r>
            </w:ins>
            <w:del w:id="18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6</w:delText>
              </w:r>
            </w:del>
          </w:p>
        </w:tc>
      </w:tr>
      <w:tr w:rsidR="00D8058F" w:rsidRPr="00B155EE" w14:paraId="562E602A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780EE878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6EF94AD6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8EEB2" w14:textId="66847CE0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31.</w:t>
            </w:r>
            <w:ins w:id="19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87</w:t>
              </w:r>
            </w:ins>
            <w:del w:id="20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90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DAA25B8" w14:textId="49F2CA4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5AB7B" w14:textId="02466E7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0.02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06AE4" w14:textId="042E2B9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3.6</w:t>
            </w:r>
            <w:ins w:id="21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22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1AB89" w14:textId="5FA42CF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60.1</w:t>
            </w:r>
            <w:ins w:id="23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2</w:t>
              </w:r>
            </w:ins>
            <w:del w:id="24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</w:tr>
      <w:tr w:rsidR="00D8058F" w:rsidRPr="00B155EE" w14:paraId="312F01F7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4C2C0A57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509598B3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FF6DA" w14:textId="0F9DECDA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29.5</w:t>
            </w:r>
            <w:ins w:id="25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5</w:t>
              </w:r>
            </w:ins>
            <w:del w:id="26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6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D7DCB47" w14:textId="3D2DBC6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9.78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C6AF0" w14:textId="1EA0CC8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0.04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F54AD" w14:textId="19D3111D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1.26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0425F" w14:textId="559FCA43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57.8</w:t>
            </w:r>
            <w:ins w:id="27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28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</w:tr>
      <w:tr w:rsidR="00D8058F" w:rsidRPr="00B155EE" w14:paraId="3114BE1F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736B3732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Upstream-unburied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73316A87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0B680" w14:textId="7275514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28.1</w:t>
            </w:r>
            <w:ins w:id="29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30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2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6F63745" w14:textId="10035DE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9.43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34C0E" w14:textId="6C362CF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0.04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95D7A" w14:textId="165AF71C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0.8</w:t>
            </w:r>
            <w:ins w:id="31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4</w:t>
              </w:r>
            </w:ins>
            <w:del w:id="32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3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3C120" w14:textId="5C2C565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55.4</w:t>
            </w:r>
            <w:ins w:id="33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1</w:t>
              </w:r>
            </w:ins>
            <w:del w:id="34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2</w:delText>
              </w:r>
            </w:del>
          </w:p>
        </w:tc>
      </w:tr>
      <w:tr w:rsidR="00D8058F" w:rsidRPr="00B155EE" w14:paraId="4F8068FD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03CE6868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208819A7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CD42B" w14:textId="500B4871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22.</w:t>
            </w:r>
            <w:ins w:id="35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90</w:t>
              </w:r>
            </w:ins>
            <w:del w:id="36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89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E742773" w14:textId="7C9ED550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9.54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A389A" w14:textId="31AED16E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0.16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A2CE8" w14:textId="1DBFF134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-4.</w:t>
            </w:r>
            <w:ins w:id="37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68</w:t>
              </w:r>
            </w:ins>
            <w:del w:id="38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70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9ACA1" w14:textId="7AE1CC2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50.4</w:t>
            </w:r>
            <w:ins w:id="39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9</w:t>
              </w:r>
            </w:ins>
            <w:del w:id="40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8</w:delText>
              </w:r>
            </w:del>
          </w:p>
        </w:tc>
      </w:tr>
      <w:tr w:rsidR="00D8058F" w:rsidRPr="00B155EE" w14:paraId="21DB0156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0C489D36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Upstream-unburied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58C3D84A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D6725" w14:textId="7777777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16.04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707AF598" w14:textId="4F0119FD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9.43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CAB80" w14:textId="784ED6D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0.53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C1AE7" w14:textId="189484CE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-11.2</w:t>
            </w:r>
            <w:ins w:id="41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4</w:t>
              </w:r>
            </w:ins>
            <w:del w:id="42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60DBBE" w14:textId="3422246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43.33</w:t>
            </w:r>
          </w:p>
        </w:tc>
      </w:tr>
      <w:tr w:rsidR="00D8058F" w:rsidRPr="00B155EE" w14:paraId="2BCF9BB4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69CEF6A3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43D8C679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2E213" w14:textId="60421C2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15.8</w:t>
            </w:r>
            <w:ins w:id="43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44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6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6E7F61B" w14:textId="2957664C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91F62" w14:textId="48F198E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0.5</w:t>
            </w:r>
            <w:ins w:id="45" w:author="mmbetts" w:date="2025-12-10T11:51:00Z" w16du:dateUtc="2025-12-10T16:51:00Z">
              <w:r w:rsidR="00D8058F">
                <w:rPr>
                  <w:rFonts w:cs="Times New Roman"/>
                  <w:sz w:val="20"/>
                  <w:szCs w:val="20"/>
                </w:rPr>
                <w:t>9</w:t>
              </w:r>
            </w:ins>
            <w:del w:id="46" w:author="mmbetts" w:date="2025-12-10T11:51:00Z" w16du:dateUtc="2025-12-10T16:51:00Z">
              <w:r w:rsidRPr="00B155EE" w:rsidDel="00D8058F">
                <w:rPr>
                  <w:rFonts w:cs="Times New Roman"/>
                  <w:sz w:val="20"/>
                  <w:szCs w:val="20"/>
                </w:rPr>
                <w:delText>8</w:delText>
              </w:r>
            </w:del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5C792" w14:textId="1041B8B0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-12.</w:t>
            </w:r>
            <w:ins w:id="47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41</w:t>
              </w:r>
            </w:ins>
            <w:del w:id="48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39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60522" w14:textId="2D8B688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44.</w:t>
            </w:r>
            <w:ins w:id="49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08</w:t>
              </w:r>
            </w:ins>
            <w:del w:id="50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11</w:delText>
              </w:r>
            </w:del>
          </w:p>
        </w:tc>
      </w:tr>
      <w:tr w:rsidR="00D8058F" w:rsidRPr="00B155EE" w14:paraId="5A7838AD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569524A0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32AAFEF8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438B3" w14:textId="1B98937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13.5</w:t>
            </w:r>
            <w:ins w:id="51" w:author="mmbetts" w:date="2025-12-10T11:50:00Z" w16du:dateUtc="2025-12-10T16:50:00Z">
              <w:r w:rsidR="00D8058F">
                <w:rPr>
                  <w:rFonts w:cs="Times New Roman"/>
                  <w:sz w:val="20"/>
                  <w:szCs w:val="20"/>
                </w:rPr>
                <w:t>0</w:t>
              </w:r>
            </w:ins>
            <w:del w:id="52" w:author="mmbetts" w:date="2025-12-10T11:50:00Z" w16du:dateUtc="2025-12-10T16:50:00Z">
              <w:r w:rsidRPr="00B155EE" w:rsidDel="00D8058F">
                <w:rPr>
                  <w:rFonts w:cs="Times New Roman"/>
                  <w:sz w:val="20"/>
                  <w:szCs w:val="20"/>
                </w:rPr>
                <w:delText>1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E00053D" w14:textId="4311A63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9.78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5E9AD" w14:textId="172302A6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0.74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56B5" w14:textId="35294C48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-14.78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534D1" w14:textId="37896A9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41.</w:t>
            </w:r>
            <w:ins w:id="53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79</w:t>
              </w:r>
            </w:ins>
            <w:del w:id="54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80</w:delText>
              </w:r>
            </w:del>
          </w:p>
        </w:tc>
      </w:tr>
      <w:tr w:rsidR="00D8058F" w:rsidRPr="00B155EE" w14:paraId="192FD93B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51231D56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Middle-unburied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4B2959F0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C2308" w14:textId="7777777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12.08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2B88B164" w14:textId="5EA1BC73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9.43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A07BF" w14:textId="51F3217E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</w:t>
            </w:r>
            <w:ins w:id="55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79</w:t>
              </w:r>
            </w:ins>
            <w:del w:id="56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80</w:delText>
              </w:r>
            </w:del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7E9A0" w14:textId="222C16FA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-15.2</w:t>
            </w:r>
            <w:ins w:id="57" w:author="mmbetts" w:date="2025-12-10T11:52:00Z" w16du:dateUtc="2025-12-10T16:52:00Z">
              <w:r w:rsidR="00D8058F">
                <w:rPr>
                  <w:rFonts w:cs="Times New Roman"/>
                  <w:sz w:val="20"/>
                  <w:szCs w:val="20"/>
                </w:rPr>
                <w:t>0</w:t>
              </w:r>
            </w:ins>
            <w:del w:id="58" w:author="mmbetts" w:date="2025-12-10T11:52:00Z" w16du:dateUtc="2025-12-10T16:52:00Z">
              <w:r w:rsidRPr="00B155EE" w:rsidDel="00D8058F">
                <w:rPr>
                  <w:rFonts w:cs="Times New Roman"/>
                  <w:sz w:val="20"/>
                  <w:szCs w:val="20"/>
                </w:rPr>
                <w:delText>1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A84A8" w14:textId="17571DD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39.37</w:t>
            </w:r>
          </w:p>
        </w:tc>
      </w:tr>
      <w:tr w:rsidR="00D8058F" w:rsidRPr="00B155EE" w14:paraId="3E7BA772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5BAD68C0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2698700F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FAEEA" w14:textId="19E89825" w:rsidR="00D00F7F" w:rsidRPr="00B155EE" w:rsidRDefault="00D8058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ins w:id="59" w:author="mmbetts" w:date="2025-12-10T11:51:00Z" w16du:dateUtc="2025-12-10T16:51:00Z">
              <w:r>
                <w:rPr>
                  <w:rFonts w:cs="Times New Roman"/>
                  <w:sz w:val="20"/>
                  <w:szCs w:val="20"/>
                </w:rPr>
                <w:t>8.97</w:t>
              </w:r>
            </w:ins>
            <w:del w:id="60" w:author="mmbetts" w:date="2025-12-10T11:51:00Z" w16du:dateUtc="2025-12-10T16:51:00Z">
              <w:r w:rsidR="00D00F7F" w:rsidRPr="00B155EE" w:rsidDel="00D8058F">
                <w:rPr>
                  <w:rFonts w:cs="Times New Roman"/>
                  <w:sz w:val="20"/>
                  <w:szCs w:val="20"/>
                </w:rPr>
                <w:delText>9.02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1B61B15" w14:textId="187CB63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9.86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9A077" w14:textId="0367C47D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0.94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B2AC" w14:textId="4F5E88E1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-19.5</w:t>
            </w:r>
            <w:ins w:id="61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6</w:t>
              </w:r>
            </w:ins>
            <w:del w:id="62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1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C483A" w14:textId="380C14D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37.5</w:t>
            </w:r>
            <w:ins w:id="63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0</w:t>
              </w:r>
            </w:ins>
            <w:del w:id="64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</w:tr>
      <w:tr w:rsidR="00D8058F" w:rsidRPr="00B155EE" w14:paraId="734689E4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28D39A1B" w14:textId="0DC08BB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58CBC18B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Upstream-unburied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CD321" w14:textId="59673C7A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6.8</w:t>
            </w:r>
            <w:ins w:id="65" w:author="mmbetts" w:date="2025-12-10T11:51:00Z" w16du:dateUtc="2025-12-10T16:51:00Z">
              <w:r w:rsidR="00D8058F">
                <w:rPr>
                  <w:rFonts w:cs="Times New Roman"/>
                  <w:sz w:val="20"/>
                  <w:szCs w:val="20"/>
                </w:rPr>
                <w:t>6</w:t>
              </w:r>
            </w:ins>
            <w:del w:id="66" w:author="mmbetts" w:date="2025-12-10T11:51:00Z" w16du:dateUtc="2025-12-10T16:51:00Z">
              <w:r w:rsidRPr="00B155EE" w:rsidDel="00D8058F">
                <w:rPr>
                  <w:rFonts w:cs="Times New Roman"/>
                  <w:sz w:val="20"/>
                  <w:szCs w:val="20"/>
                </w:rPr>
                <w:delText>4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BCC6677" w14:textId="15110FD8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9.54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83B608" w14:textId="4A99833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0.98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AF95E" w14:textId="2441C1A2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-20.7</w:t>
            </w:r>
            <w:ins w:id="67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68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D684A" w14:textId="0043D0A8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34.4</w:t>
            </w:r>
            <w:ins w:id="69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5</w:t>
              </w:r>
            </w:ins>
            <w:del w:id="70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3</w:delText>
              </w:r>
            </w:del>
          </w:p>
        </w:tc>
      </w:tr>
      <w:tr w:rsidR="00D8058F" w:rsidRPr="00B155EE" w14:paraId="01600432" w14:textId="77777777" w:rsidTr="007665FB"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7424D3B4" w14:textId="54F691FA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Middle-buried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</w:tcPr>
          <w:p w14:paraId="43DAA58A" w14:textId="124B00CF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Upstream-buried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D706E" w14:textId="05F30CB5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6.6</w:t>
            </w:r>
            <w:ins w:id="71" w:author="mmbetts" w:date="2025-12-10T11:51:00Z" w16du:dateUtc="2025-12-10T16:51:00Z">
              <w:r w:rsidR="00D8058F">
                <w:rPr>
                  <w:rFonts w:cs="Times New Roman"/>
                  <w:sz w:val="20"/>
                  <w:szCs w:val="20"/>
                </w:rPr>
                <w:t>4</w:t>
              </w:r>
            </w:ins>
            <w:del w:id="72" w:author="mmbetts" w:date="2025-12-10T11:51:00Z" w16du:dateUtc="2025-12-10T16:51:00Z">
              <w:r w:rsidRPr="00B155EE" w:rsidDel="00D8058F">
                <w:rPr>
                  <w:rFonts w:cs="Times New Roman"/>
                  <w:sz w:val="20"/>
                  <w:szCs w:val="20"/>
                </w:rPr>
                <w:delText>7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C9F08DF" w14:textId="359FDAF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9.89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435D8" w14:textId="50A0606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0.98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26959" w14:textId="335064DB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-21.9</w:t>
            </w:r>
            <w:ins w:id="73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6</w:t>
              </w:r>
            </w:ins>
            <w:del w:id="74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4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058EB" w14:textId="7D45792F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35.2</w:t>
            </w:r>
            <w:ins w:id="75" w:author="mmbetts" w:date="2025-12-10T11:54:00Z" w16du:dateUtc="2025-12-10T16:54:00Z">
              <w:r w:rsidR="00D8058F">
                <w:rPr>
                  <w:rFonts w:cs="Times New Roman"/>
                  <w:sz w:val="20"/>
                  <w:szCs w:val="20"/>
                </w:rPr>
                <w:t>5</w:t>
              </w:r>
            </w:ins>
            <w:del w:id="76" w:author="mmbetts" w:date="2025-12-10T11:54:00Z" w16du:dateUtc="2025-12-10T16:54:00Z">
              <w:r w:rsidRPr="00B155EE" w:rsidDel="00D8058F">
                <w:rPr>
                  <w:rFonts w:cs="Times New Roman"/>
                  <w:sz w:val="20"/>
                  <w:szCs w:val="20"/>
                </w:rPr>
                <w:delText>8</w:delText>
              </w:r>
            </w:del>
          </w:p>
        </w:tc>
      </w:tr>
      <w:tr w:rsidR="00D8058F" w:rsidRPr="00B155EE" w14:paraId="75C9F79D" w14:textId="77777777" w:rsidTr="007665FB"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8D96F4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Downstream-buried</w:t>
            </w: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E4EF99" w14:textId="77777777" w:rsidR="00D00F7F" w:rsidRPr="00B155EE" w:rsidRDefault="00D00F7F" w:rsidP="007665FB">
            <w:pPr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Middle-buried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C8A789" w14:textId="6C5B29A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2.3</w:t>
            </w:r>
            <w:ins w:id="77" w:author="mmbetts" w:date="2025-12-10T11:51:00Z" w16du:dateUtc="2025-12-10T16:51:00Z">
              <w:r w:rsidR="00D8058F">
                <w:rPr>
                  <w:rFonts w:cs="Times New Roman"/>
                  <w:sz w:val="20"/>
                  <w:szCs w:val="20"/>
                </w:rPr>
                <w:t>3</w:t>
              </w:r>
            </w:ins>
            <w:del w:id="78" w:author="mmbetts" w:date="2025-12-10T11:51:00Z" w16du:dateUtc="2025-12-10T16:51:00Z">
              <w:r w:rsidRPr="00B155EE" w:rsidDel="00D8058F">
                <w:rPr>
                  <w:rFonts w:cs="Times New Roman"/>
                  <w:sz w:val="20"/>
                  <w:szCs w:val="20"/>
                </w:rPr>
                <w:delText>5</w:delText>
              </w:r>
            </w:del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FFC45" w14:textId="3470820A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10.11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0DEA8A" w14:textId="5B399738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&gt;0.99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EB7331" w14:textId="27545159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-26.9</w:t>
            </w:r>
            <w:ins w:id="79" w:author="mmbetts" w:date="2025-12-10T11:53:00Z" w16du:dateUtc="2025-12-10T16:53:00Z">
              <w:r w:rsidR="00D8058F">
                <w:rPr>
                  <w:rFonts w:cs="Times New Roman"/>
                  <w:sz w:val="20"/>
                  <w:szCs w:val="20"/>
                </w:rPr>
                <w:t>1</w:t>
              </w:r>
            </w:ins>
            <w:del w:id="80" w:author="mmbetts" w:date="2025-12-10T11:53:00Z" w16du:dateUtc="2025-12-10T16:53:00Z">
              <w:r w:rsidRPr="00B155EE" w:rsidDel="00D8058F">
                <w:rPr>
                  <w:rFonts w:cs="Times New Roman"/>
                  <w:sz w:val="20"/>
                  <w:szCs w:val="20"/>
                </w:rPr>
                <w:delText>0</w:delText>
              </w:r>
            </w:del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AF0E72" w14:textId="32A36197" w:rsidR="00D00F7F" w:rsidRPr="00B155EE" w:rsidRDefault="00D00F7F" w:rsidP="007665FB">
            <w:pPr>
              <w:jc w:val="center"/>
              <w:rPr>
                <w:rFonts w:cs="Times New Roman"/>
                <w:sz w:val="20"/>
                <w:szCs w:val="20"/>
              </w:rPr>
            </w:pPr>
            <w:r w:rsidRPr="00B155EE">
              <w:rPr>
                <w:rFonts w:cs="Times New Roman"/>
                <w:sz w:val="20"/>
                <w:szCs w:val="20"/>
              </w:rPr>
              <w:t>31.5</w:t>
            </w:r>
            <w:ins w:id="81" w:author="mmbetts" w:date="2025-12-10T11:54:00Z" w16du:dateUtc="2025-12-10T16:54:00Z">
              <w:r w:rsidR="00D8058F">
                <w:rPr>
                  <w:rFonts w:cs="Times New Roman"/>
                  <w:sz w:val="20"/>
                  <w:szCs w:val="20"/>
                </w:rPr>
                <w:t>7</w:t>
              </w:r>
            </w:ins>
            <w:del w:id="82" w:author="mmbetts" w:date="2025-12-10T11:54:00Z" w16du:dateUtc="2025-12-10T16:54:00Z">
              <w:r w:rsidRPr="00B155EE" w:rsidDel="00D8058F">
                <w:rPr>
                  <w:rFonts w:cs="Times New Roman"/>
                  <w:sz w:val="20"/>
                  <w:szCs w:val="20"/>
                </w:rPr>
                <w:delText>9</w:delText>
              </w:r>
            </w:del>
          </w:p>
        </w:tc>
      </w:tr>
      <w:bookmarkEnd w:id="2"/>
    </w:tbl>
    <w:p w14:paraId="602D37D2" w14:textId="5BC8B191" w:rsidR="00D00F7F" w:rsidRPr="00D00F7F" w:rsidRDefault="00D00F7F" w:rsidP="00D00F7F">
      <w:pPr>
        <w:rPr>
          <w:rFonts w:cs="Times New Roman"/>
        </w:rPr>
      </w:pPr>
    </w:p>
    <w:sectPr w:rsidR="00D00F7F" w:rsidRPr="00D00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mbetts">
    <w15:presenceInfo w15:providerId="AD" w15:userId="S::mmbetts@uvm.edu::8ef93b88-4527-4a89-a589-ec23f067f4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814"/>
    <w:rsid w:val="000431E2"/>
    <w:rsid w:val="00052800"/>
    <w:rsid w:val="00260268"/>
    <w:rsid w:val="00300814"/>
    <w:rsid w:val="00337E62"/>
    <w:rsid w:val="0052133B"/>
    <w:rsid w:val="006B2A3E"/>
    <w:rsid w:val="00A4797B"/>
    <w:rsid w:val="00A71E07"/>
    <w:rsid w:val="00BB5267"/>
    <w:rsid w:val="00D00F7F"/>
    <w:rsid w:val="00D8058F"/>
    <w:rsid w:val="00E20302"/>
    <w:rsid w:val="00F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FD48"/>
  <w15:chartTrackingRefBased/>
  <w15:docId w15:val="{1ADA238C-1857-43CB-835D-FB1D6B91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814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0081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081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00F7F"/>
    <w:pPr>
      <w:spacing w:after="200" w:line="240" w:lineRule="auto"/>
    </w:pPr>
    <w:rPr>
      <w:rFonts w:asciiTheme="minorHAnsi" w:hAnsiTheme="minorHAnsi"/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0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37E62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188</Words>
  <Characters>1314</Characters>
  <Application>Microsoft Office Word</Application>
  <DocSecurity>0</DocSecurity>
  <Lines>146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NWFSC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Madison.Betts</dc:creator>
  <cp:keywords/>
  <dc:description/>
  <cp:lastModifiedBy>mmbetts</cp:lastModifiedBy>
  <cp:revision>7</cp:revision>
  <dcterms:created xsi:type="dcterms:W3CDTF">2024-10-23T22:39:00Z</dcterms:created>
  <dcterms:modified xsi:type="dcterms:W3CDTF">2025-12-10T16:54:00Z</dcterms:modified>
</cp:coreProperties>
</file>